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C68D77A" w14:textId="77777777" w:rsidR="00F54944" w:rsidRPr="007C6A1A" w:rsidRDefault="003C218D">
      <w:pPr>
        <w:rPr>
          <w:rFonts w:ascii="PT Sans" w:hAnsi="PT Sans"/>
          <w:b/>
          <w:bCs/>
          <w:sz w:val="28"/>
          <w:szCs w:val="28"/>
        </w:rPr>
      </w:pPr>
      <w:r w:rsidRPr="007C6A1A">
        <w:rPr>
          <w:rFonts w:ascii="PT Sans" w:hAnsi="PT Sans"/>
          <w:b/>
          <w:bCs/>
          <w:sz w:val="28"/>
          <w:szCs w:val="28"/>
        </w:rPr>
        <w:t>R-Schulung für FVA Mitarbeitende</w:t>
      </w:r>
    </w:p>
    <w:p w14:paraId="6D1F2F12" w14:textId="77777777" w:rsidR="00F54944" w:rsidRPr="007C6A1A" w:rsidRDefault="00F54944">
      <w:pPr>
        <w:rPr>
          <w:rFonts w:ascii="PT Sans" w:hAnsi="PT Sans"/>
          <w:b/>
          <w:bCs/>
          <w:sz w:val="28"/>
          <w:szCs w:val="28"/>
        </w:rPr>
      </w:pPr>
    </w:p>
    <w:p w14:paraId="605DB7E1" w14:textId="77777777" w:rsidR="00F54944" w:rsidRPr="007C6A1A" w:rsidRDefault="00F54944">
      <w:pPr>
        <w:rPr>
          <w:rFonts w:ascii="PT Sans" w:hAnsi="PT Sans"/>
        </w:rPr>
      </w:pPr>
    </w:p>
    <w:p w14:paraId="066413C6" w14:textId="77777777" w:rsidR="00F54944" w:rsidRPr="007C6A1A" w:rsidDel="00D87CE0" w:rsidRDefault="000D1BE0">
      <w:pPr>
        <w:jc w:val="both"/>
        <w:rPr>
          <w:del w:id="0" w:author="Florian" w:date="2024-12-17T12:14:00Z"/>
          <w:rFonts w:ascii="PT Sans" w:hAnsi="PT Sans"/>
        </w:rPr>
        <w:pPrChange w:id="1" w:author="Florian" w:date="2024-12-16T21:07:00Z">
          <w:pPr/>
        </w:pPrChange>
      </w:pPr>
      <w:r w:rsidRPr="007C6A1A">
        <w:rPr>
          <w:rFonts w:ascii="PT Sans" w:hAnsi="PT Sans"/>
          <w:b/>
          <w:bCs/>
        </w:rPr>
        <w:t>Ziel</w:t>
      </w:r>
      <w:r w:rsidR="00DF6A07" w:rsidRPr="007C6A1A">
        <w:rPr>
          <w:rFonts w:ascii="PT Sans" w:hAnsi="PT Sans"/>
          <w:b/>
          <w:bCs/>
        </w:rPr>
        <w:t xml:space="preserve"> und Aufgaben</w:t>
      </w:r>
    </w:p>
    <w:p w14:paraId="09A63F67" w14:textId="77777777" w:rsidR="00574211" w:rsidRDefault="00574211">
      <w:pPr>
        <w:jc w:val="both"/>
        <w:rPr>
          <w:ins w:id="2" w:author="Florian" w:date="2024-12-16T22:03:00Z"/>
          <w:rFonts w:ascii="PT Sans" w:hAnsi="PT Sans"/>
        </w:rPr>
      </w:pPr>
    </w:p>
    <w:p w14:paraId="587F6694" w14:textId="7E4A7638" w:rsidR="00A027BE" w:rsidRPr="007C6A1A" w:rsidDel="00D87CE0" w:rsidRDefault="00A027BE">
      <w:pPr>
        <w:jc w:val="both"/>
        <w:rPr>
          <w:del w:id="3" w:author="Florian" w:date="2024-12-17T12:14:00Z"/>
          <w:rFonts w:ascii="PT Sans" w:hAnsi="PT Sans"/>
        </w:rPr>
        <w:pPrChange w:id="4" w:author="Florian" w:date="2024-12-16T21:07:00Z">
          <w:pPr/>
        </w:pPrChange>
      </w:pPr>
      <w:r w:rsidRPr="007C6A1A">
        <w:rPr>
          <w:rFonts w:ascii="PT Sans" w:hAnsi="PT Sans"/>
        </w:rPr>
        <w:t xml:space="preserve">Durchführung einer </w:t>
      </w:r>
      <w:r>
        <w:rPr>
          <w:rFonts w:ascii="PT Sans" w:hAnsi="PT Sans"/>
        </w:rPr>
        <w:t>Grundlagens</w:t>
      </w:r>
      <w:r w:rsidRPr="007C6A1A">
        <w:rPr>
          <w:rFonts w:ascii="PT Sans" w:hAnsi="PT Sans"/>
        </w:rPr>
        <w:t>chulung</w:t>
      </w:r>
      <w:r>
        <w:rPr>
          <w:rFonts w:ascii="PT Sans" w:hAnsi="PT Sans"/>
        </w:rPr>
        <w:t xml:space="preserve"> in der Programmiersprache R</w:t>
      </w:r>
      <w:r w:rsidRPr="007C6A1A">
        <w:rPr>
          <w:rFonts w:ascii="PT Sans" w:hAnsi="PT Sans"/>
        </w:rPr>
        <w:t xml:space="preserve"> mit Schwerpunkt </w:t>
      </w:r>
      <w:r>
        <w:rPr>
          <w:rFonts w:ascii="PT Sans" w:hAnsi="PT Sans"/>
        </w:rPr>
        <w:t xml:space="preserve">auf der </w:t>
      </w:r>
      <w:r w:rsidRPr="007C6A1A">
        <w:rPr>
          <w:rFonts w:ascii="PT Sans" w:hAnsi="PT Sans"/>
        </w:rPr>
        <w:t>Auswertung von Inventuren und insb</w:t>
      </w:r>
      <w:r>
        <w:rPr>
          <w:rFonts w:ascii="PT Sans" w:hAnsi="PT Sans"/>
        </w:rPr>
        <w:t>esondere den</w:t>
      </w:r>
      <w:r w:rsidRPr="007C6A1A">
        <w:rPr>
          <w:rFonts w:ascii="PT Sans" w:hAnsi="PT Sans"/>
        </w:rPr>
        <w:t xml:space="preserve"> Algorithmen der Bundeswaldinventur</w:t>
      </w:r>
      <w:r>
        <w:rPr>
          <w:rFonts w:ascii="PT Sans" w:hAnsi="PT Sans"/>
        </w:rPr>
        <w:t>.</w:t>
      </w:r>
    </w:p>
    <w:p w14:paraId="2A8F2DF5" w14:textId="49DB0C0A" w:rsidR="007C6A1A" w:rsidRDefault="007C6A1A">
      <w:pPr>
        <w:jc w:val="both"/>
        <w:rPr>
          <w:ins w:id="5" w:author="Florian" w:date="2024-12-16T22:03:00Z"/>
          <w:rFonts w:ascii="PT Sans" w:hAnsi="PT Sans"/>
          <w:b/>
          <w:bCs/>
        </w:rPr>
        <w:pPrChange w:id="6" w:author="Florian" w:date="2024-12-17T12:14:00Z">
          <w:pPr/>
        </w:pPrChange>
      </w:pPr>
    </w:p>
    <w:p w14:paraId="7369A941" w14:textId="77777777" w:rsidR="00574211" w:rsidRPr="007C6A1A" w:rsidRDefault="00574211">
      <w:pPr>
        <w:rPr>
          <w:rFonts w:ascii="PT Sans" w:hAnsi="PT Sans"/>
          <w:b/>
          <w:bCs/>
        </w:rPr>
      </w:pPr>
    </w:p>
    <w:p w14:paraId="72E96166" w14:textId="3F4F5FD8" w:rsidR="00574211" w:rsidRDefault="007C6A1A">
      <w:pPr>
        <w:rPr>
          <w:ins w:id="7" w:author="Florian" w:date="2024-12-16T11:52:00Z"/>
          <w:rFonts w:ascii="PT Sans" w:hAnsi="PT Sans"/>
          <w:b/>
          <w:bCs/>
        </w:rPr>
      </w:pPr>
      <w:r w:rsidRPr="007C6A1A">
        <w:rPr>
          <w:rFonts w:ascii="PT Sans" w:hAnsi="PT Sans"/>
          <w:b/>
          <w:bCs/>
        </w:rPr>
        <w:t>Hintergrund</w:t>
      </w:r>
    </w:p>
    <w:p w14:paraId="1BD6FB76" w14:textId="1529CF6F" w:rsidR="000457ED" w:rsidRDefault="000457ED">
      <w:pPr>
        <w:jc w:val="both"/>
        <w:rPr>
          <w:ins w:id="8" w:author="Florian" w:date="2024-12-17T12:07:00Z"/>
          <w:rFonts w:ascii="PT Sans" w:hAnsi="PT Sans"/>
        </w:rPr>
      </w:pPr>
      <w:ins w:id="9" w:author="Florian" w:date="2024-12-16T11:52:00Z">
        <w:r>
          <w:rPr>
            <w:rFonts w:ascii="PT Sans" w:hAnsi="PT Sans"/>
          </w:rPr>
          <w:t xml:space="preserve">Die Programmiersprache R ist das zentrale Auswertungstool für Modellierungen und </w:t>
        </w:r>
      </w:ins>
      <w:ins w:id="10" w:author="Florian" w:date="2024-12-16T11:54:00Z">
        <w:r w:rsidR="00114850">
          <w:rPr>
            <w:rFonts w:ascii="PT Sans" w:hAnsi="PT Sans"/>
          </w:rPr>
          <w:t>Datena</w:t>
        </w:r>
      </w:ins>
      <w:ins w:id="11" w:author="Florian" w:date="2024-12-16T11:53:00Z">
        <w:r w:rsidR="00114850">
          <w:rPr>
            <w:rFonts w:ascii="PT Sans" w:hAnsi="PT Sans"/>
          </w:rPr>
          <w:t>nalysen an der FVA</w:t>
        </w:r>
      </w:ins>
      <w:ins w:id="12" w:author="Florian" w:date="2024-12-16T12:20:00Z">
        <w:r w:rsidR="00F728CC">
          <w:rPr>
            <w:rFonts w:ascii="PT Sans" w:hAnsi="PT Sans"/>
          </w:rPr>
          <w:t xml:space="preserve">. Ebenso </w:t>
        </w:r>
      </w:ins>
      <w:ins w:id="13" w:author="Florian" w:date="2024-12-16T12:21:00Z">
        <w:r w:rsidR="00F728CC">
          <w:rPr>
            <w:rFonts w:ascii="PT Sans" w:hAnsi="PT Sans"/>
          </w:rPr>
          <w:t xml:space="preserve">ist ein Großteil </w:t>
        </w:r>
      </w:ins>
      <w:ins w:id="14" w:author="Florian" w:date="2024-12-16T20:54:00Z">
        <w:r w:rsidR="000A7FAA">
          <w:rPr>
            <w:rFonts w:ascii="PT Sans" w:hAnsi="PT Sans"/>
          </w:rPr>
          <w:t>der Auswertungsroutinen</w:t>
        </w:r>
      </w:ins>
      <w:ins w:id="15" w:author="Florian" w:date="2024-12-16T12:20:00Z">
        <w:r w:rsidR="00F728CC">
          <w:rPr>
            <w:rFonts w:ascii="PT Sans" w:hAnsi="PT Sans"/>
          </w:rPr>
          <w:t xml:space="preserve"> der BWI in R implementiert</w:t>
        </w:r>
      </w:ins>
      <w:ins w:id="16" w:author="Florian" w:date="2024-12-16T12:21:00Z">
        <w:r w:rsidR="00F728CC">
          <w:rPr>
            <w:rFonts w:ascii="PT Sans" w:hAnsi="PT Sans"/>
          </w:rPr>
          <w:t xml:space="preserve">. </w:t>
        </w:r>
      </w:ins>
    </w:p>
    <w:p w14:paraId="06B1D832" w14:textId="5D12B508" w:rsidR="000A7FAA" w:rsidDel="00574211" w:rsidRDefault="00847467" w:rsidP="00574211">
      <w:pPr>
        <w:jc w:val="both"/>
        <w:rPr>
          <w:del w:id="17" w:author="Florian" w:date="2024-12-16T21:00:00Z"/>
          <w:rFonts w:ascii="PT Sans" w:hAnsi="PT Sans"/>
        </w:rPr>
      </w:pPr>
      <w:ins w:id="18" w:author="Florian" w:date="2024-12-17T12:07:00Z">
        <w:r>
          <w:rPr>
            <w:rFonts w:ascii="PT Sans" w:hAnsi="PT Sans"/>
          </w:rPr>
          <w:t>Zusammen mit der Entwicklungsumgebung RStudio stellt R den idealen Rahmen für fortgeschrittene Datenanalyse zur Verfügung. So können</w:t>
        </w:r>
      </w:ins>
      <w:ins w:id="19" w:author="Florian" w:date="2024-12-17T12:09:00Z">
        <w:r>
          <w:rPr>
            <w:rFonts w:ascii="PT Sans" w:hAnsi="PT Sans"/>
          </w:rPr>
          <w:t xml:space="preserve"> in</w:t>
        </w:r>
      </w:ins>
      <w:ins w:id="20" w:author="Florian" w:date="2024-12-17T12:07:00Z">
        <w:r>
          <w:rPr>
            <w:rFonts w:ascii="PT Sans" w:hAnsi="PT Sans"/>
          </w:rPr>
          <w:t xml:space="preserve"> Datensätzen</w:t>
        </w:r>
      </w:ins>
      <w:ins w:id="21" w:author="Florian" w:date="2024-12-17T12:13:00Z">
        <w:r w:rsidR="00D87CE0">
          <w:rPr>
            <w:rFonts w:ascii="PT Sans" w:hAnsi="PT Sans"/>
          </w:rPr>
          <w:t xml:space="preserve"> </w:t>
        </w:r>
      </w:ins>
      <w:ins w:id="22" w:author="Florian" w:date="2024-12-17T12:07:00Z">
        <w:r>
          <w:rPr>
            <w:rFonts w:ascii="PT Sans" w:hAnsi="PT Sans"/>
          </w:rPr>
          <w:t>effizient Muster und Zusammenhänge identifiziert, visualisiert und mittels statistischer Methoden wissenschaftlich belastbar eingeordnet werden.</w:t>
        </w:r>
      </w:ins>
      <w:ins w:id="23" w:author="Florian" w:date="2024-12-17T12:08:00Z">
        <w:r>
          <w:rPr>
            <w:rFonts w:ascii="PT Sans" w:hAnsi="PT Sans"/>
          </w:rPr>
          <w:t xml:space="preserve"> </w:t>
        </w:r>
      </w:ins>
      <w:ins w:id="24" w:author="Florian" w:date="2024-12-17T11:53:00Z">
        <w:r w:rsidR="00452F15">
          <w:rPr>
            <w:rFonts w:ascii="PT Sans" w:hAnsi="PT Sans"/>
          </w:rPr>
          <w:t>Die Grundlagen der Programmiersprache</w:t>
        </w:r>
      </w:ins>
      <w:ins w:id="25" w:author="Florian" w:date="2024-12-17T11:54:00Z">
        <w:r w:rsidR="00452F15">
          <w:rPr>
            <w:rFonts w:ascii="PT Sans" w:hAnsi="PT Sans"/>
          </w:rPr>
          <w:t xml:space="preserve"> R</w:t>
        </w:r>
        <w:commentRangeStart w:id="26"/>
        <w:r w:rsidR="00452F15">
          <w:rPr>
            <w:rFonts w:ascii="PT Sans" w:hAnsi="PT Sans"/>
          </w:rPr>
          <w:t>,</w:t>
        </w:r>
      </w:ins>
      <w:ins w:id="27" w:author="Florian" w:date="2024-12-17T11:53:00Z">
        <w:r w:rsidR="00452F15">
          <w:rPr>
            <w:rFonts w:ascii="PT Sans" w:hAnsi="PT Sans"/>
          </w:rPr>
          <w:t xml:space="preserve"> </w:t>
        </w:r>
      </w:ins>
      <w:ins w:id="28" w:author="Florian" w:date="2024-12-17T11:54:00Z">
        <w:r w:rsidR="00452F15">
          <w:rPr>
            <w:rFonts w:ascii="PT Sans" w:hAnsi="PT Sans"/>
          </w:rPr>
          <w:t>wie Syntax, Datenstrukturen und Funktionen,</w:t>
        </w:r>
      </w:ins>
      <w:commentRangeEnd w:id="26"/>
      <w:ins w:id="29" w:author="Florian" w:date="2024-12-17T12:15:00Z">
        <w:r w:rsidR="00D87CE0">
          <w:rPr>
            <w:rStyle w:val="Kommentarzeichen"/>
            <w:rFonts w:cs="Mangal"/>
          </w:rPr>
          <w:commentReference w:id="26"/>
        </w:r>
      </w:ins>
      <w:ins w:id="30" w:author="Florian" w:date="2024-12-17T11:54:00Z">
        <w:r w:rsidR="00452F15">
          <w:rPr>
            <w:rFonts w:ascii="PT Sans" w:hAnsi="PT Sans"/>
          </w:rPr>
          <w:t xml:space="preserve"> sind da</w:t>
        </w:r>
      </w:ins>
      <w:ins w:id="31" w:author="Florian" w:date="2024-12-17T12:08:00Z">
        <w:r>
          <w:rPr>
            <w:rFonts w:ascii="PT Sans" w:hAnsi="PT Sans"/>
          </w:rPr>
          <w:t>bei</w:t>
        </w:r>
      </w:ins>
      <w:ins w:id="32" w:author="Florian" w:date="2024-12-17T11:54:00Z">
        <w:r w:rsidR="00452F15">
          <w:rPr>
            <w:rFonts w:ascii="PT Sans" w:hAnsi="PT Sans"/>
          </w:rPr>
          <w:t xml:space="preserve"> </w:t>
        </w:r>
      </w:ins>
      <w:ins w:id="33" w:author="Florian" w:date="2024-12-17T12:10:00Z">
        <w:r>
          <w:rPr>
            <w:rFonts w:ascii="PT Sans" w:hAnsi="PT Sans"/>
          </w:rPr>
          <w:t xml:space="preserve">ebenso </w:t>
        </w:r>
      </w:ins>
      <w:ins w:id="34" w:author="Florian" w:date="2024-12-17T11:54:00Z">
        <w:r w:rsidR="00452F15">
          <w:rPr>
            <w:rFonts w:ascii="PT Sans" w:hAnsi="PT Sans"/>
          </w:rPr>
          <w:t>essentiell für die</w:t>
        </w:r>
        <w:r w:rsidR="00452F15" w:rsidRPr="00C63A98">
          <w:t xml:space="preserve"> </w:t>
        </w:r>
        <w:r w:rsidR="00452F15" w:rsidRPr="00C63A98">
          <w:rPr>
            <w:rFonts w:ascii="PT Sans" w:hAnsi="PT Sans"/>
          </w:rPr>
          <w:t>eigenständige</w:t>
        </w:r>
        <w:r w:rsidR="00452F15">
          <w:rPr>
            <w:rFonts w:ascii="PT Sans" w:hAnsi="PT Sans"/>
          </w:rPr>
          <w:t xml:space="preserve"> Entwicklung geeigneter Lösungen für individuelle Problemstellungen</w:t>
        </w:r>
      </w:ins>
      <w:ins w:id="35" w:author="Florian" w:date="2024-12-17T11:56:00Z">
        <w:r w:rsidR="00452F15">
          <w:rPr>
            <w:rFonts w:ascii="PT Sans" w:hAnsi="PT Sans"/>
          </w:rPr>
          <w:t>,</w:t>
        </w:r>
      </w:ins>
      <w:ins w:id="36" w:author="Florian" w:date="2024-12-17T11:55:00Z">
        <w:r w:rsidR="00452F15">
          <w:rPr>
            <w:rFonts w:ascii="PT Sans" w:hAnsi="PT Sans"/>
          </w:rPr>
          <w:t xml:space="preserve"> </w:t>
        </w:r>
      </w:ins>
      <w:ins w:id="37" w:author="Florian" w:date="2024-12-17T11:57:00Z">
        <w:r w:rsidR="00452F15">
          <w:rPr>
            <w:rFonts w:ascii="PT Sans" w:hAnsi="PT Sans"/>
          </w:rPr>
          <w:t xml:space="preserve">wie </w:t>
        </w:r>
      </w:ins>
      <w:ins w:id="38" w:author="Florian" w:date="2024-12-17T11:55:00Z">
        <w:r w:rsidR="00452F15">
          <w:rPr>
            <w:rFonts w:ascii="PT Sans" w:hAnsi="PT Sans"/>
          </w:rPr>
          <w:t>für die effiziente wissenschaftliche Zusammena</w:t>
        </w:r>
      </w:ins>
      <w:ins w:id="39" w:author="Florian" w:date="2024-12-17T11:56:00Z">
        <w:r w:rsidR="00452F15">
          <w:rPr>
            <w:rFonts w:ascii="PT Sans" w:hAnsi="PT Sans"/>
          </w:rPr>
          <w:t>rbeit</w:t>
        </w:r>
      </w:ins>
      <w:ins w:id="40" w:author="Florian" w:date="2024-12-17T12:09:00Z">
        <w:r>
          <w:rPr>
            <w:rFonts w:ascii="PT Sans" w:hAnsi="PT Sans"/>
          </w:rPr>
          <w:t xml:space="preserve"> -</w:t>
        </w:r>
      </w:ins>
      <w:ins w:id="41" w:author="Florian" w:date="2024-12-17T11:56:00Z">
        <w:r w:rsidR="00452F15">
          <w:rPr>
            <w:rFonts w:ascii="PT Sans" w:hAnsi="PT Sans"/>
          </w:rPr>
          <w:t xml:space="preserve"> auch über Abteilungsgrenzen hinweg</w:t>
        </w:r>
      </w:ins>
      <w:ins w:id="42" w:author="Florian" w:date="2024-12-17T12:10:00Z">
        <w:r>
          <w:rPr>
            <w:rFonts w:ascii="PT Sans" w:hAnsi="PT Sans"/>
          </w:rPr>
          <w:t>. N</w:t>
        </w:r>
      </w:ins>
      <w:ins w:id="43" w:author="Florian" w:date="2024-12-17T11:57:00Z">
        <w:r w:rsidR="00452F15">
          <w:rPr>
            <w:rFonts w:ascii="PT Sans" w:hAnsi="PT Sans"/>
          </w:rPr>
          <w:t>icht zuletzt</w:t>
        </w:r>
      </w:ins>
      <w:ins w:id="44" w:author="Florian" w:date="2024-12-17T12:10:00Z">
        <w:r>
          <w:rPr>
            <w:rFonts w:ascii="PT Sans" w:hAnsi="PT Sans"/>
          </w:rPr>
          <w:t xml:space="preserve"> </w:t>
        </w:r>
      </w:ins>
      <w:ins w:id="45" w:author="Florian" w:date="2024-12-17T12:12:00Z">
        <w:r w:rsidR="00D87CE0">
          <w:rPr>
            <w:rFonts w:ascii="PT Sans" w:hAnsi="PT Sans"/>
          </w:rPr>
          <w:t>sind Kenntnisse</w:t>
        </w:r>
      </w:ins>
      <w:ins w:id="46" w:author="Florian" w:date="2024-12-17T12:10:00Z">
        <w:r>
          <w:rPr>
            <w:rFonts w:ascii="PT Sans" w:hAnsi="PT Sans"/>
          </w:rPr>
          <w:t xml:space="preserve"> in R </w:t>
        </w:r>
      </w:ins>
      <w:ins w:id="47" w:author="Florian" w:date="2024-12-17T12:11:00Z">
        <w:r w:rsidR="00D87CE0">
          <w:rPr>
            <w:rFonts w:ascii="PT Sans" w:hAnsi="PT Sans"/>
          </w:rPr>
          <w:t>Voraussetzung</w:t>
        </w:r>
      </w:ins>
      <w:ins w:id="48" w:author="Florian" w:date="2024-12-17T11:54:00Z">
        <w:r w:rsidR="00452F15">
          <w:rPr>
            <w:rFonts w:ascii="PT Sans" w:hAnsi="PT Sans"/>
          </w:rPr>
          <w:t xml:space="preserve"> für </w:t>
        </w:r>
      </w:ins>
      <w:ins w:id="49" w:author="Florian" w:date="2024-12-17T12:12:00Z">
        <w:r w:rsidR="00D87CE0">
          <w:rPr>
            <w:rFonts w:ascii="PT Sans" w:hAnsi="PT Sans"/>
          </w:rPr>
          <w:t xml:space="preserve">das Verständnis </w:t>
        </w:r>
      </w:ins>
      <w:ins w:id="50" w:author="Florian" w:date="2024-12-17T12:14:00Z">
        <w:r w:rsidR="00D87CE0">
          <w:rPr>
            <w:rFonts w:ascii="PT Sans" w:hAnsi="PT Sans"/>
          </w:rPr>
          <w:t>der</w:t>
        </w:r>
      </w:ins>
      <w:ins w:id="51" w:author="Florian" w:date="2024-12-17T12:32:00Z">
        <w:r w:rsidR="00E5175C">
          <w:rPr>
            <w:rFonts w:ascii="PT Sans" w:hAnsi="PT Sans"/>
          </w:rPr>
          <w:t xml:space="preserve"> implementierten</w:t>
        </w:r>
      </w:ins>
      <w:ins w:id="52" w:author="Florian" w:date="2024-12-17T12:14:00Z">
        <w:r w:rsidR="00D87CE0">
          <w:rPr>
            <w:rFonts w:ascii="PT Sans" w:hAnsi="PT Sans"/>
          </w:rPr>
          <w:t xml:space="preserve"> </w:t>
        </w:r>
      </w:ins>
      <w:ins w:id="53" w:author="Florian" w:date="2024-12-17T12:12:00Z">
        <w:r w:rsidR="00D87CE0">
          <w:rPr>
            <w:rFonts w:ascii="PT Sans" w:hAnsi="PT Sans"/>
          </w:rPr>
          <w:t>Auswertungsalgorithmen der BWI</w:t>
        </w:r>
      </w:ins>
      <w:ins w:id="54" w:author="Florian" w:date="2024-12-17T12:15:00Z">
        <w:r w:rsidR="00D87CE0">
          <w:rPr>
            <w:rFonts w:ascii="PT Sans" w:hAnsi="PT Sans"/>
          </w:rPr>
          <w:t>,</w:t>
        </w:r>
      </w:ins>
      <w:ins w:id="55" w:author="Florian" w:date="2024-12-17T12:12:00Z">
        <w:r w:rsidR="00D87CE0">
          <w:rPr>
            <w:rFonts w:ascii="PT Sans" w:hAnsi="PT Sans"/>
          </w:rPr>
          <w:t xml:space="preserve"> </w:t>
        </w:r>
      </w:ins>
      <w:ins w:id="56" w:author="Florian" w:date="2024-12-17T12:13:00Z">
        <w:r w:rsidR="00D87CE0">
          <w:rPr>
            <w:rFonts w:ascii="PT Sans" w:hAnsi="PT Sans"/>
          </w:rPr>
          <w:t>sowie</w:t>
        </w:r>
      </w:ins>
      <w:ins w:id="57" w:author="Florian" w:date="2024-12-17T12:12:00Z">
        <w:r w:rsidR="00D87CE0">
          <w:rPr>
            <w:rFonts w:ascii="PT Sans" w:hAnsi="PT Sans"/>
          </w:rPr>
          <w:t xml:space="preserve"> de</w:t>
        </w:r>
      </w:ins>
      <w:ins w:id="58" w:author="Florian" w:date="2024-12-17T12:13:00Z">
        <w:r w:rsidR="00D87CE0">
          <w:rPr>
            <w:rFonts w:ascii="PT Sans" w:hAnsi="PT Sans"/>
          </w:rPr>
          <w:t>m</w:t>
        </w:r>
      </w:ins>
      <w:ins w:id="59" w:author="Florian" w:date="2024-12-17T11:54:00Z">
        <w:r w:rsidR="00452F15">
          <w:rPr>
            <w:rFonts w:ascii="PT Sans" w:hAnsi="PT Sans"/>
          </w:rPr>
          <w:t xml:space="preserve"> sicheren Umgang mit de</w:t>
        </w:r>
      </w:ins>
      <w:ins w:id="60" w:author="Florian" w:date="2024-12-17T12:16:00Z">
        <w:r w:rsidR="00D87CE0">
          <w:rPr>
            <w:rFonts w:ascii="PT Sans" w:hAnsi="PT Sans"/>
          </w:rPr>
          <w:t>n</w:t>
        </w:r>
      </w:ins>
      <w:ins w:id="61" w:author="Florian" w:date="2024-12-17T12:13:00Z">
        <w:r w:rsidR="00D87CE0">
          <w:rPr>
            <w:rFonts w:ascii="PT Sans" w:hAnsi="PT Sans"/>
          </w:rPr>
          <w:t xml:space="preserve"> entwickelten </w:t>
        </w:r>
      </w:ins>
      <w:ins w:id="62" w:author="Florian" w:date="2024-12-17T12:16:00Z">
        <w:r w:rsidR="00D87CE0">
          <w:rPr>
            <w:rFonts w:ascii="PT Sans" w:hAnsi="PT Sans"/>
          </w:rPr>
          <w:t xml:space="preserve">BWI </w:t>
        </w:r>
      </w:ins>
      <w:ins w:id="63" w:author="Florian" w:date="2024-12-17T12:13:00Z">
        <w:r w:rsidR="00D87CE0">
          <w:rPr>
            <w:rFonts w:ascii="PT Sans" w:hAnsi="PT Sans"/>
          </w:rPr>
          <w:t>Auswertungsroutinen</w:t>
        </w:r>
      </w:ins>
      <w:ins w:id="64" w:author="Florian" w:date="2024-12-17T11:54:00Z">
        <w:r w:rsidR="00452F15">
          <w:rPr>
            <w:rFonts w:ascii="PT Sans" w:hAnsi="PT Sans"/>
          </w:rPr>
          <w:t>.</w:t>
        </w:r>
      </w:ins>
      <w:ins w:id="65" w:author="Florian" w:date="2024-12-17T11:58:00Z">
        <w:r w:rsidR="00452F15">
          <w:rPr>
            <w:rFonts w:ascii="PT Sans" w:hAnsi="PT Sans"/>
          </w:rPr>
          <w:t xml:space="preserve"> </w:t>
        </w:r>
      </w:ins>
      <w:ins w:id="66" w:author="Florian" w:date="2024-12-17T12:03:00Z">
        <w:r>
          <w:rPr>
            <w:rFonts w:ascii="PT Sans" w:hAnsi="PT Sans"/>
          </w:rPr>
          <w:t>Eine Schulung zur Schaffung ein</w:t>
        </w:r>
      </w:ins>
      <w:ins w:id="67" w:author="Florian" w:date="2024-12-17T12:33:00Z">
        <w:r w:rsidR="000274FD">
          <w:rPr>
            <w:rFonts w:ascii="PT Sans" w:hAnsi="PT Sans"/>
          </w:rPr>
          <w:t>e</w:t>
        </w:r>
      </w:ins>
      <w:ins w:id="68" w:author="Florian" w:date="2024-12-17T12:03:00Z">
        <w:r>
          <w:rPr>
            <w:rFonts w:ascii="PT Sans" w:hAnsi="PT Sans"/>
          </w:rPr>
          <w:t>s tiefergehenden Verständnisses der Programmiersprache R ist daher nicht nur für das wissenschaftlich effiziente und abteilungsübergreifende Arbeiten an der FVA sehr förderlich, sondern sichert insbesondere die Qualität von Inventuren und Monitoring</w:t>
        </w:r>
      </w:ins>
      <w:ins w:id="69" w:author="Florian" w:date="2024-12-17T12:05:00Z">
        <w:r>
          <w:rPr>
            <w:rFonts w:ascii="PT Sans" w:hAnsi="PT Sans"/>
          </w:rPr>
          <w:t xml:space="preserve"> V</w:t>
        </w:r>
      </w:ins>
      <w:ins w:id="70" w:author="Florian" w:date="2024-12-17T12:03:00Z">
        <w:r>
          <w:rPr>
            <w:rFonts w:ascii="PT Sans" w:hAnsi="PT Sans"/>
          </w:rPr>
          <w:t>erfahren.</w:t>
        </w:r>
      </w:ins>
    </w:p>
    <w:p w14:paraId="5A894D8F" w14:textId="77777777" w:rsidR="00574211" w:rsidRDefault="00574211">
      <w:pPr>
        <w:jc w:val="both"/>
        <w:rPr>
          <w:ins w:id="71" w:author="Florian" w:date="2024-12-16T22:03:00Z"/>
          <w:rFonts w:ascii="PT Sans" w:hAnsi="PT Sans"/>
        </w:rPr>
        <w:pPrChange w:id="72" w:author="Florian" w:date="2024-12-16T22:03:00Z">
          <w:pPr/>
        </w:pPrChange>
      </w:pPr>
    </w:p>
    <w:p w14:paraId="0829610B" w14:textId="378F29B6" w:rsidR="007C6A1A" w:rsidDel="00574211" w:rsidRDefault="007C6A1A" w:rsidP="00574211">
      <w:pPr>
        <w:jc w:val="both"/>
        <w:rPr>
          <w:del w:id="73" w:author="Florian" w:date="2024-12-16T21:00:00Z"/>
          <w:rFonts w:ascii="PT Sans" w:hAnsi="PT Sans"/>
        </w:rPr>
      </w:pPr>
      <w:del w:id="74" w:author="Florian" w:date="2024-12-16T21:00:00Z">
        <w:r w:rsidRPr="007C6A1A" w:rsidDel="000A7FAA">
          <w:rPr>
            <w:rFonts w:ascii="PT Sans" w:hAnsi="PT Sans"/>
          </w:rPr>
          <w:delText xml:space="preserve">R ist das zentrale Auswertungstool für Modellierungen und </w:delText>
        </w:r>
        <w:r w:rsidR="00163FC5" w:rsidDel="000A7FAA">
          <w:rPr>
            <w:rFonts w:ascii="PT Sans" w:hAnsi="PT Sans"/>
          </w:rPr>
          <w:delText>statistische Analysen</w:delText>
        </w:r>
        <w:r w:rsidR="00163FC5" w:rsidRPr="007C6A1A" w:rsidDel="000A7FAA">
          <w:rPr>
            <w:rFonts w:ascii="PT Sans" w:hAnsi="PT Sans"/>
          </w:rPr>
          <w:delText xml:space="preserve"> </w:delText>
        </w:r>
        <w:r w:rsidRPr="007C6A1A" w:rsidDel="000A7FAA">
          <w:rPr>
            <w:rFonts w:ascii="PT Sans" w:hAnsi="PT Sans"/>
          </w:rPr>
          <w:delText>an der FVA. In der BWI sind die zentralen Auswertungsalgorithmen in R implementiert.</w:delText>
        </w:r>
      </w:del>
    </w:p>
    <w:p w14:paraId="0A3FF1C7" w14:textId="77777777" w:rsidR="00574211" w:rsidRPr="007C6A1A" w:rsidRDefault="00574211">
      <w:pPr>
        <w:jc w:val="both"/>
        <w:rPr>
          <w:ins w:id="75" w:author="Florian" w:date="2024-12-16T22:03:00Z"/>
          <w:rFonts w:ascii="PT Sans" w:hAnsi="PT Sans"/>
        </w:rPr>
        <w:pPrChange w:id="76" w:author="Florian" w:date="2024-12-16T22:03:00Z">
          <w:pPr/>
        </w:pPrChange>
      </w:pPr>
    </w:p>
    <w:p w14:paraId="367C9187" w14:textId="3926D006" w:rsidR="007C6A1A" w:rsidRPr="007C6A1A" w:rsidDel="000A7FAA" w:rsidRDefault="00163FC5">
      <w:pPr>
        <w:jc w:val="both"/>
        <w:rPr>
          <w:del w:id="77" w:author="Florian" w:date="2024-12-16T21:00:00Z"/>
          <w:rFonts w:ascii="PT Sans" w:hAnsi="PT Sans"/>
        </w:rPr>
        <w:pPrChange w:id="78" w:author="Florian" w:date="2024-12-16T22:03:00Z">
          <w:pPr/>
        </w:pPrChange>
      </w:pPr>
      <w:del w:id="79" w:author="Florian" w:date="2024-12-16T21:00:00Z">
        <w:r w:rsidDel="000A7FAA">
          <w:rPr>
            <w:rFonts w:ascii="PT Sans" w:hAnsi="PT Sans"/>
          </w:rPr>
          <w:delText>Ein</w:delText>
        </w:r>
        <w:r w:rsidRPr="007C6A1A" w:rsidDel="000A7FAA">
          <w:rPr>
            <w:rFonts w:ascii="PT Sans" w:hAnsi="PT Sans"/>
          </w:rPr>
          <w:delText xml:space="preserve"> tiefergehende</w:delText>
        </w:r>
        <w:r w:rsidDel="000A7FAA">
          <w:rPr>
            <w:rFonts w:ascii="PT Sans" w:hAnsi="PT Sans"/>
          </w:rPr>
          <w:delText>s</w:delText>
        </w:r>
        <w:r w:rsidRPr="007C6A1A" w:rsidDel="000A7FAA">
          <w:rPr>
            <w:rFonts w:ascii="PT Sans" w:hAnsi="PT Sans"/>
          </w:rPr>
          <w:delText xml:space="preserve"> </w:delText>
        </w:r>
        <w:r w:rsidR="007C6A1A" w:rsidRPr="007C6A1A" w:rsidDel="000A7FAA">
          <w:rPr>
            <w:rFonts w:ascii="PT Sans" w:hAnsi="PT Sans"/>
          </w:rPr>
          <w:delText xml:space="preserve">Verständnis der Algorithmen sowie </w:delText>
        </w:r>
        <w:r w:rsidDel="000A7FAA">
          <w:rPr>
            <w:rFonts w:ascii="PT Sans" w:hAnsi="PT Sans"/>
          </w:rPr>
          <w:delText>der</w:delText>
        </w:r>
        <w:r w:rsidRPr="007C6A1A" w:rsidDel="000A7FAA">
          <w:rPr>
            <w:rFonts w:ascii="PT Sans" w:hAnsi="PT Sans"/>
          </w:rPr>
          <w:delText xml:space="preserve"> </w:delText>
        </w:r>
        <w:r w:rsidR="007C6A1A" w:rsidRPr="007C6A1A" w:rsidDel="000A7FAA">
          <w:rPr>
            <w:rFonts w:ascii="PT Sans" w:hAnsi="PT Sans"/>
          </w:rPr>
          <w:delText>grundsätzliche</w:delText>
        </w:r>
        <w:r w:rsidDel="000A7FAA">
          <w:rPr>
            <w:rFonts w:ascii="PT Sans" w:hAnsi="PT Sans"/>
          </w:rPr>
          <w:delText>n</w:delText>
        </w:r>
        <w:r w:rsidR="007C6A1A" w:rsidRPr="007C6A1A" w:rsidDel="000A7FAA">
          <w:rPr>
            <w:rFonts w:ascii="PT Sans" w:hAnsi="PT Sans"/>
          </w:rPr>
          <w:delText xml:space="preserve"> Arbeitsweise ist für das abteilungsübergreifende Arbeiten an der FVA sehr förderlich.</w:delText>
        </w:r>
      </w:del>
    </w:p>
    <w:p w14:paraId="63E7BA2A" w14:textId="1234CC24" w:rsidR="007C6A1A" w:rsidRPr="007C6A1A" w:rsidDel="00CA5C46" w:rsidRDefault="00163FC5">
      <w:pPr>
        <w:jc w:val="both"/>
        <w:rPr>
          <w:del w:id="80" w:author="Florian" w:date="2024-12-16T21:16:00Z"/>
          <w:rFonts w:ascii="PT Sans" w:hAnsi="PT Sans"/>
        </w:rPr>
        <w:pPrChange w:id="81" w:author="Florian" w:date="2024-12-16T22:03:00Z">
          <w:pPr/>
        </w:pPrChange>
      </w:pPr>
      <w:del w:id="82" w:author="Florian" w:date="2024-12-16T21:16:00Z">
        <w:r w:rsidRPr="00163FC5" w:rsidDel="00CA5C46">
          <w:rPr>
            <w:rFonts w:ascii="PT Sans" w:hAnsi="PT Sans"/>
          </w:rPr>
          <w:delText xml:space="preserve">Datenanalyse spielt eine entscheidende Rolle in der wissenschaftlichen Forschung, da sie es ermöglicht, Muster und Zusammenhänge in </w:delText>
        </w:r>
        <w:commentRangeStart w:id="83"/>
        <w:r w:rsidRPr="00163FC5" w:rsidDel="00CA5C46">
          <w:rPr>
            <w:rFonts w:ascii="PT Sans" w:hAnsi="PT Sans"/>
          </w:rPr>
          <w:delText xml:space="preserve">großen Datensätzen </w:delText>
        </w:r>
        <w:commentRangeEnd w:id="83"/>
        <w:r w:rsidR="005C2A37" w:rsidDel="00CA5C46">
          <w:rPr>
            <w:rStyle w:val="Kommentarzeichen"/>
            <w:rFonts w:cs="Mangal"/>
          </w:rPr>
          <w:commentReference w:id="83"/>
        </w:r>
        <w:r w:rsidRPr="00163FC5" w:rsidDel="00CA5C46">
          <w:rPr>
            <w:rFonts w:ascii="PT Sans" w:hAnsi="PT Sans"/>
          </w:rPr>
          <w:delText xml:space="preserve">zu erkennen. Durch die Anwendung statistischer Methoden können </w:delText>
        </w:r>
        <w:r w:rsidR="00A027BE" w:rsidDel="00CA5C46">
          <w:rPr>
            <w:rFonts w:ascii="PT Sans" w:hAnsi="PT Sans"/>
          </w:rPr>
          <w:delText xml:space="preserve">Hypothesen getestet und </w:delText>
        </w:r>
        <w:r w:rsidRPr="00163FC5" w:rsidDel="00CA5C46">
          <w:rPr>
            <w:rFonts w:ascii="PT Sans" w:hAnsi="PT Sans"/>
          </w:rPr>
          <w:delText>fundierte Entscheidungen getroffen werden.</w:delText>
        </w:r>
        <w:r w:rsidR="00A027BE" w:rsidDel="00CA5C46">
          <w:rPr>
            <w:rFonts w:ascii="PT Sans" w:hAnsi="PT Sans"/>
          </w:rPr>
          <w:delText xml:space="preserve"> </w:delText>
        </w:r>
        <w:r w:rsidR="007C6A1A" w:rsidRPr="007C6A1A" w:rsidDel="00CA5C46">
          <w:rPr>
            <w:rFonts w:ascii="PT Sans" w:hAnsi="PT Sans"/>
          </w:rPr>
          <w:delText xml:space="preserve">Eine Schulung in dem Bereich fördert somit </w:delText>
        </w:r>
        <w:r w:rsidDel="00CA5C46">
          <w:rPr>
            <w:rFonts w:ascii="PT Sans" w:hAnsi="PT Sans"/>
          </w:rPr>
          <w:delText xml:space="preserve">nicht nur </w:delText>
        </w:r>
        <w:r w:rsidR="007C6A1A" w:rsidRPr="007C6A1A" w:rsidDel="00CA5C46">
          <w:rPr>
            <w:rFonts w:ascii="PT Sans" w:hAnsi="PT Sans"/>
          </w:rPr>
          <w:delText xml:space="preserve">die Effizienz der wissenschaftlichen Arbeiten, </w:delText>
        </w:r>
        <w:r w:rsidDel="00CA5C46">
          <w:rPr>
            <w:rFonts w:ascii="PT Sans" w:hAnsi="PT Sans"/>
          </w:rPr>
          <w:delText xml:space="preserve">sondern insbesondere auch die Qualität </w:delText>
        </w:r>
        <w:r w:rsidR="007C6A1A" w:rsidRPr="007C6A1A" w:rsidDel="00CA5C46">
          <w:rPr>
            <w:rFonts w:ascii="PT Sans" w:hAnsi="PT Sans"/>
          </w:rPr>
          <w:delText>der Inventuren und Monitoringverfahren.</w:delText>
        </w:r>
      </w:del>
    </w:p>
    <w:p w14:paraId="4BDDBA18" w14:textId="77777777" w:rsidR="00F54944" w:rsidRPr="007C6A1A" w:rsidRDefault="00F54944">
      <w:pPr>
        <w:jc w:val="both"/>
        <w:rPr>
          <w:rFonts w:ascii="PT Sans" w:hAnsi="PT Sans"/>
        </w:rPr>
        <w:pPrChange w:id="84" w:author="Florian" w:date="2024-12-16T22:03:00Z">
          <w:pPr/>
        </w:pPrChange>
      </w:pPr>
    </w:p>
    <w:p w14:paraId="14390695" w14:textId="77777777" w:rsidR="00F54944" w:rsidRPr="007C6A1A" w:rsidRDefault="00DF6A07">
      <w:pPr>
        <w:rPr>
          <w:rFonts w:ascii="PT Sans" w:hAnsi="PT Sans"/>
        </w:rPr>
      </w:pPr>
      <w:r w:rsidRPr="007C6A1A">
        <w:rPr>
          <w:rFonts w:ascii="PT Sans" w:hAnsi="PT Sans"/>
          <w:b/>
          <w:bCs/>
        </w:rPr>
        <w:t>2</w:t>
      </w:r>
      <w:r w:rsidRPr="007C6A1A">
        <w:rPr>
          <w:rFonts w:ascii="PT Sans" w:hAnsi="PT Sans"/>
        </w:rPr>
        <w:t xml:space="preserve"> </w:t>
      </w:r>
      <w:r w:rsidRPr="007C6A1A">
        <w:rPr>
          <w:rFonts w:ascii="PT Sans" w:hAnsi="PT Sans"/>
          <w:b/>
          <w:bCs/>
        </w:rPr>
        <w:t>Umsetzung</w:t>
      </w:r>
      <w:r w:rsidR="003C218D" w:rsidRPr="007C6A1A">
        <w:rPr>
          <w:rFonts w:ascii="PT Sans" w:hAnsi="PT Sans"/>
          <w:b/>
          <w:bCs/>
        </w:rPr>
        <w:t>selemente</w:t>
      </w:r>
      <w:r w:rsidRPr="007C6A1A">
        <w:rPr>
          <w:rFonts w:ascii="PT Sans" w:hAnsi="PT Sans"/>
        </w:rPr>
        <w:br/>
      </w:r>
    </w:p>
    <w:p w14:paraId="6ABE5021" w14:textId="77777777" w:rsidR="003C218D" w:rsidRPr="007C6A1A" w:rsidRDefault="003C218D" w:rsidP="007C6A1A">
      <w:pPr>
        <w:pStyle w:val="Listenabsatz"/>
        <w:numPr>
          <w:ilvl w:val="0"/>
          <w:numId w:val="2"/>
        </w:numPr>
        <w:rPr>
          <w:rFonts w:ascii="PT Sans" w:hAnsi="PT Sans"/>
        </w:rPr>
      </w:pPr>
      <w:r w:rsidRPr="007C6A1A">
        <w:rPr>
          <w:rFonts w:ascii="PT Sans" w:hAnsi="PT Sans"/>
        </w:rPr>
        <w:t xml:space="preserve">Vorbereitung </w:t>
      </w:r>
      <w:r w:rsidR="007C6A1A" w:rsidRPr="007C6A1A">
        <w:rPr>
          <w:rFonts w:ascii="PT Sans" w:hAnsi="PT Sans"/>
        </w:rPr>
        <w:t xml:space="preserve">der Schulung </w:t>
      </w:r>
      <w:r w:rsidRPr="007C6A1A">
        <w:rPr>
          <w:rFonts w:ascii="PT Sans" w:hAnsi="PT Sans"/>
        </w:rPr>
        <w:t>in Absprache mit der Abteilung BuI:</w:t>
      </w:r>
    </w:p>
    <w:p w14:paraId="2214DF34" w14:textId="77777777" w:rsidR="003C218D" w:rsidRPr="007C6A1A" w:rsidRDefault="003C218D" w:rsidP="007C6A1A">
      <w:pPr>
        <w:pStyle w:val="Listenabsatz"/>
        <w:numPr>
          <w:ilvl w:val="1"/>
          <w:numId w:val="3"/>
        </w:numPr>
        <w:rPr>
          <w:rFonts w:ascii="PT Sans" w:hAnsi="PT Sans"/>
        </w:rPr>
      </w:pPr>
      <w:r w:rsidRPr="007C6A1A">
        <w:rPr>
          <w:rFonts w:ascii="PT Sans" w:hAnsi="PT Sans"/>
        </w:rPr>
        <w:t xml:space="preserve">Arbeitsbereich IT – Technische Voraussetzungen, </w:t>
      </w:r>
    </w:p>
    <w:p w14:paraId="15C37FDF" w14:textId="77777777" w:rsidR="00F54944" w:rsidRPr="007C6A1A" w:rsidRDefault="003C218D" w:rsidP="007C6A1A">
      <w:pPr>
        <w:pStyle w:val="Listenabsatz"/>
        <w:numPr>
          <w:ilvl w:val="1"/>
          <w:numId w:val="3"/>
        </w:numPr>
        <w:rPr>
          <w:rFonts w:ascii="PT Sans" w:hAnsi="PT Sans"/>
        </w:rPr>
      </w:pPr>
      <w:r w:rsidRPr="007C6A1A">
        <w:rPr>
          <w:rFonts w:ascii="PT Sans" w:hAnsi="PT Sans"/>
        </w:rPr>
        <w:t xml:space="preserve">Arbeitsbereich Statistik und Inventuren: </w:t>
      </w:r>
      <w:r w:rsidR="007C6A1A" w:rsidRPr="007C6A1A">
        <w:rPr>
          <w:rFonts w:ascii="PT Sans" w:hAnsi="PT Sans"/>
        </w:rPr>
        <w:t xml:space="preserve">Terminabsprache, </w:t>
      </w:r>
      <w:r w:rsidRPr="007C6A1A">
        <w:rPr>
          <w:rFonts w:ascii="PT Sans" w:hAnsi="PT Sans"/>
        </w:rPr>
        <w:t xml:space="preserve">Inhaltliche Absprachen, Anmeldungen und räumliche Voraussetzungen </w:t>
      </w:r>
    </w:p>
    <w:p w14:paraId="080D4769" w14:textId="7FF085E4" w:rsidR="00F54944" w:rsidRPr="007C6A1A" w:rsidRDefault="003C218D" w:rsidP="007C6A1A">
      <w:pPr>
        <w:pStyle w:val="Listenabsatz"/>
        <w:numPr>
          <w:ilvl w:val="0"/>
          <w:numId w:val="2"/>
        </w:numPr>
        <w:rPr>
          <w:rFonts w:ascii="PT Sans" w:hAnsi="PT Sans"/>
        </w:rPr>
      </w:pPr>
      <w:r w:rsidRPr="007C6A1A">
        <w:rPr>
          <w:rFonts w:ascii="PT Sans" w:hAnsi="PT Sans"/>
        </w:rPr>
        <w:t xml:space="preserve">Durchführung einer 3-tägigen R-Schulung </w:t>
      </w:r>
      <w:r w:rsidR="007C6A1A" w:rsidRPr="007C6A1A">
        <w:rPr>
          <w:rFonts w:ascii="PT Sans" w:hAnsi="PT Sans"/>
        </w:rPr>
        <w:t>im Mai</w:t>
      </w:r>
      <w:r w:rsidR="00163FC5">
        <w:rPr>
          <w:rFonts w:ascii="PT Sans" w:hAnsi="PT Sans"/>
        </w:rPr>
        <w:t>/Juni</w:t>
      </w:r>
      <w:r w:rsidR="007C6A1A" w:rsidRPr="007C6A1A">
        <w:rPr>
          <w:rFonts w:ascii="PT Sans" w:hAnsi="PT Sans"/>
        </w:rPr>
        <w:t xml:space="preserve"> </w:t>
      </w:r>
      <w:r w:rsidRPr="007C6A1A">
        <w:rPr>
          <w:rFonts w:ascii="PT Sans" w:hAnsi="PT Sans"/>
        </w:rPr>
        <w:t xml:space="preserve">für </w:t>
      </w:r>
      <w:r w:rsidR="00163FC5">
        <w:rPr>
          <w:rFonts w:ascii="PT Sans" w:hAnsi="PT Sans"/>
        </w:rPr>
        <w:t xml:space="preserve">12 </w:t>
      </w:r>
      <w:r w:rsidRPr="007C6A1A">
        <w:rPr>
          <w:rFonts w:ascii="PT Sans" w:hAnsi="PT Sans"/>
        </w:rPr>
        <w:t>Mitarbeitende der FVA</w:t>
      </w:r>
    </w:p>
    <w:p w14:paraId="00793FDF" w14:textId="77777777" w:rsidR="003C218D" w:rsidRPr="007C6A1A" w:rsidRDefault="003C218D" w:rsidP="007C6A1A">
      <w:pPr>
        <w:pStyle w:val="Listenabsatz"/>
        <w:numPr>
          <w:ilvl w:val="0"/>
          <w:numId w:val="2"/>
        </w:numPr>
        <w:rPr>
          <w:rFonts w:ascii="PT Sans" w:hAnsi="PT Sans"/>
        </w:rPr>
      </w:pPr>
      <w:r w:rsidRPr="007C6A1A">
        <w:rPr>
          <w:rFonts w:ascii="PT Sans" w:hAnsi="PT Sans"/>
          <w:highlight w:val="yellow"/>
        </w:rPr>
        <w:t>Xxx?</w:t>
      </w:r>
      <w:r w:rsidRPr="007C6A1A">
        <w:rPr>
          <w:rFonts w:ascii="PT Sans" w:hAnsi="PT Sans"/>
        </w:rPr>
        <w:t xml:space="preserve"> Telefonische oder online Sprechstunden für eventuell Nachfragen zur Schulung im Zeitraum von 1 Monat nach der Schulung.</w:t>
      </w:r>
    </w:p>
    <w:p w14:paraId="4693EE61" w14:textId="77777777" w:rsidR="003C218D" w:rsidRPr="007C6A1A" w:rsidDel="00D87CE0" w:rsidRDefault="003C218D" w:rsidP="007C6A1A">
      <w:pPr>
        <w:pStyle w:val="Listenabsatz"/>
        <w:numPr>
          <w:ilvl w:val="0"/>
          <w:numId w:val="2"/>
        </w:numPr>
        <w:rPr>
          <w:del w:id="85" w:author="Florian" w:date="2024-12-17T12:14:00Z"/>
          <w:rFonts w:ascii="PT Sans" w:hAnsi="PT Sans"/>
        </w:rPr>
      </w:pPr>
      <w:r w:rsidRPr="007C6A1A">
        <w:rPr>
          <w:rFonts w:ascii="PT Sans" w:hAnsi="PT Sans"/>
        </w:rPr>
        <w:t xml:space="preserve">Bereitstellung der Schulungsunterlagen für die weitere Zugänglichkeit innerhalb des </w:t>
      </w:r>
      <w:commentRangeStart w:id="86"/>
      <w:commentRangeStart w:id="87"/>
      <w:r w:rsidRPr="007C6A1A">
        <w:rPr>
          <w:rFonts w:ascii="PT Sans" w:hAnsi="PT Sans"/>
        </w:rPr>
        <w:t>FVA-Intranets</w:t>
      </w:r>
      <w:r w:rsidR="00A027BE">
        <w:rPr>
          <w:rFonts w:ascii="PT Sans" w:hAnsi="PT Sans"/>
        </w:rPr>
        <w:t xml:space="preserve"> oder auf einem FVA-Server.</w:t>
      </w:r>
      <w:commentRangeEnd w:id="86"/>
      <w:r w:rsidR="00A027BE">
        <w:rPr>
          <w:rStyle w:val="Kommentarzeichen"/>
        </w:rPr>
        <w:commentReference w:id="86"/>
      </w:r>
      <w:commentRangeEnd w:id="87"/>
      <w:r w:rsidR="00C903CA">
        <w:rPr>
          <w:rStyle w:val="Kommentarzeichen"/>
        </w:rPr>
        <w:commentReference w:id="87"/>
      </w:r>
    </w:p>
    <w:p w14:paraId="342CEB10" w14:textId="52EB887A" w:rsidR="008A5957" w:rsidRPr="00D87CE0" w:rsidRDefault="008A5957">
      <w:pPr>
        <w:pStyle w:val="Listenabsatz"/>
        <w:numPr>
          <w:ilvl w:val="0"/>
          <w:numId w:val="2"/>
        </w:numPr>
        <w:rPr>
          <w:ins w:id="88" w:author="Florian" w:date="2024-12-16T22:04:00Z"/>
          <w:rFonts w:ascii="PT Sans" w:hAnsi="PT Sans"/>
          <w:rPrChange w:id="89" w:author="Florian" w:date="2024-12-17T12:14:00Z">
            <w:rPr>
              <w:ins w:id="90" w:author="Florian" w:date="2024-12-16T22:04:00Z"/>
            </w:rPr>
          </w:rPrChange>
        </w:rPr>
        <w:pPrChange w:id="91" w:author="Florian" w:date="2024-12-17T12:14:00Z">
          <w:pPr/>
        </w:pPrChange>
      </w:pPr>
    </w:p>
    <w:p w14:paraId="30DF8F41" w14:textId="77777777" w:rsidR="00574211" w:rsidRPr="007C6A1A" w:rsidRDefault="00574211">
      <w:pPr>
        <w:rPr>
          <w:rFonts w:ascii="PT Sans" w:hAnsi="PT Sans"/>
        </w:rPr>
      </w:pPr>
    </w:p>
    <w:p w14:paraId="3A42925D" w14:textId="77777777" w:rsidR="008A5957" w:rsidRPr="007C6A1A" w:rsidRDefault="008A5957">
      <w:pPr>
        <w:rPr>
          <w:rFonts w:ascii="PT Sans" w:hAnsi="PT Sans"/>
          <w:b/>
          <w:bCs/>
        </w:rPr>
      </w:pPr>
      <w:r w:rsidRPr="007C6A1A">
        <w:rPr>
          <w:rFonts w:ascii="PT Sans" w:hAnsi="PT Sans"/>
          <w:b/>
          <w:bCs/>
        </w:rPr>
        <w:t xml:space="preserve">3 Bearbeitungszeitraum </w:t>
      </w:r>
    </w:p>
    <w:p w14:paraId="26F5D38D" w14:textId="522B1DC8" w:rsidR="00F54944" w:rsidRPr="007C6A1A" w:rsidRDefault="00DF6A07">
      <w:pPr>
        <w:rPr>
          <w:rFonts w:ascii="PT Sans" w:hAnsi="PT Sans"/>
        </w:rPr>
      </w:pPr>
      <w:r w:rsidRPr="007C6A1A">
        <w:rPr>
          <w:rFonts w:ascii="PT Sans" w:hAnsi="PT Sans"/>
        </w:rPr>
        <w:br/>
      </w:r>
      <w:r w:rsidR="00A027BE">
        <w:rPr>
          <w:rFonts w:ascii="PT Sans" w:hAnsi="PT Sans"/>
        </w:rPr>
        <w:t>April</w:t>
      </w:r>
      <w:r w:rsidR="00A027BE" w:rsidRPr="007C6A1A">
        <w:rPr>
          <w:rFonts w:ascii="PT Sans" w:hAnsi="PT Sans"/>
        </w:rPr>
        <w:t xml:space="preserve"> </w:t>
      </w:r>
      <w:r w:rsidR="008A5957" w:rsidRPr="007C6A1A">
        <w:rPr>
          <w:rFonts w:ascii="PT Sans" w:hAnsi="PT Sans"/>
        </w:rPr>
        <w:t xml:space="preserve">2025 – </w:t>
      </w:r>
      <w:r w:rsidR="00A027BE">
        <w:rPr>
          <w:rFonts w:ascii="PT Sans" w:hAnsi="PT Sans"/>
        </w:rPr>
        <w:t>Juli</w:t>
      </w:r>
      <w:r w:rsidR="00A027BE" w:rsidRPr="007C6A1A">
        <w:rPr>
          <w:rFonts w:ascii="PT Sans" w:hAnsi="PT Sans"/>
        </w:rPr>
        <w:t xml:space="preserve"> </w:t>
      </w:r>
      <w:r w:rsidR="008A5957" w:rsidRPr="007C6A1A">
        <w:rPr>
          <w:rFonts w:ascii="PT Sans" w:hAnsi="PT Sans"/>
        </w:rPr>
        <w:t>2025</w:t>
      </w:r>
    </w:p>
    <w:p w14:paraId="3FC192ED" w14:textId="77777777" w:rsidR="008A5957" w:rsidRPr="007C6A1A" w:rsidRDefault="008A5957">
      <w:pPr>
        <w:rPr>
          <w:rFonts w:ascii="PT Sans" w:hAnsi="PT Sans"/>
        </w:rPr>
      </w:pPr>
    </w:p>
    <w:sectPr w:rsidR="008A5957" w:rsidRPr="007C6A1A">
      <w:headerReference w:type="default" r:id="rId11"/>
      <w:footerReference w:type="default" r:id="rId12"/>
      <w:pgSz w:w="595.30pt" w:h="841.90pt"/>
      <w:pgMar w:top="85pt" w:right="56.70pt" w:bottom="85pt" w:left="56.70pt" w:header="56.70pt" w:footer="56.70pt" w:gutter="0pt"/>
      <w:cols w:space="36pt"/>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mment w:id="26" w:author="Florian" w:date="2024-12-17T12:15:00Z" w:initials="F">
    <w:p w14:paraId="5CCD3DD5" w14:textId="15B717D7" w:rsidR="00D87CE0" w:rsidRDefault="00D87CE0">
      <w:pPr>
        <w:pStyle w:val="Kommentartext"/>
      </w:pPr>
      <w:r>
        <w:rPr>
          <w:rStyle w:val="Kommentarzeichen"/>
        </w:rPr>
        <w:annotationRef/>
      </w:r>
      <w:r>
        <w:t>Das könnte evtl. gekürzt werden</w:t>
      </w:r>
    </w:p>
  </w:comment>
  <w:comment w:id="83" w:author="Stelzer, Anne-Sophie (FORST)" w:date="2024-12-13T15:18:00Z" w:initials="SA(">
    <w:p w14:paraId="1134D8B3" w14:textId="5351A972" w:rsidR="005C2A37" w:rsidRDefault="005C2A37">
      <w:pPr>
        <w:pStyle w:val="Kommentartext"/>
      </w:pPr>
      <w:r>
        <w:rPr>
          <w:rStyle w:val="Kommentarzeichen"/>
        </w:rPr>
        <w:annotationRef/>
      </w:r>
      <w:r>
        <w:t>Und natürlich auch in kleinen Datensätzen, das ist mir vorhin durchgerutscht… ;)</w:t>
      </w:r>
    </w:p>
    <w:p w14:paraId="562E9C50" w14:textId="1236CB66" w:rsidR="005C2A37" w:rsidRDefault="005C2A37">
      <w:pPr>
        <w:pStyle w:val="Kommentartext"/>
      </w:pPr>
    </w:p>
    <w:p w14:paraId="5B25C977" w14:textId="69893AD4" w:rsidR="005C2A37" w:rsidRDefault="005C2A37">
      <w:pPr>
        <w:pStyle w:val="Kommentartext"/>
      </w:pPr>
      <w:r>
        <w:t xml:space="preserve">Die Frage ist bei dem gesamten Absatz ab „Datenanalyse…“, ob er zu sehr Ausblick auf den Statistikkurs ist. Als „Hintergrund“ fand ich den Text prinzipiell passend. </w:t>
      </w:r>
    </w:p>
    <w:p w14:paraId="5934B320" w14:textId="31E886D0" w:rsidR="005C2A37" w:rsidRDefault="005C2A37">
      <w:pPr>
        <w:pStyle w:val="Kommentartext"/>
      </w:pPr>
    </w:p>
    <w:p w14:paraId="4088A564" w14:textId="2FA50F35" w:rsidR="005C2A37" w:rsidRDefault="005C2A37">
      <w:pPr>
        <w:pStyle w:val="Kommentartext"/>
      </w:pPr>
      <w:r>
        <w:t>@Flo kannst Du bitte abhängig von Deinen Kursinhalten aus dem Kurs in Rottenburg, den Du evtl. als Grundlage nimmst, den Text entsprechend anzupassen? Wir können gerne auch noch einmal vorher telefonieren.</w:t>
      </w:r>
    </w:p>
  </w:comment>
  <w:comment w:id="86" w:author="Stelzer, Anne-Sophie (FORST)" w:date="2024-12-13T12:48:00Z" w:initials="SA(">
    <w:p w14:paraId="26970D2A" w14:textId="77777777" w:rsidR="00A027BE" w:rsidRDefault="00A027BE">
      <w:pPr>
        <w:pStyle w:val="Kommentartext"/>
      </w:pPr>
      <w:r>
        <w:rPr>
          <w:rStyle w:val="Kommentarzeichen"/>
        </w:rPr>
        <w:annotationRef/>
      </w:r>
      <w:r>
        <w:t>Falls jemand eine bessere Formulierung hat, gerne ändern. Da unser Intranet aktuell nicht wirklich mit komplett neuen Inhalten bestückt werden kann, würde ich noch eine Alternative nennen.</w:t>
      </w:r>
    </w:p>
  </w:comment>
  <w:comment w:id="87" w:author="Adler, Petra Dr. (FORST)" w:date="2024-12-13T14:12:00Z" w:initials="APD(">
    <w:p w14:paraId="209B1741" w14:textId="446F2B82" w:rsidR="00C903CA" w:rsidRDefault="00C903CA">
      <w:pPr>
        <w:pStyle w:val="Kommentartext"/>
      </w:pPr>
      <w:r>
        <w:rPr>
          <w:rStyle w:val="Kommentarzeichen"/>
        </w:rPr>
        <w:annotationRef/>
      </w:r>
      <w:r>
        <w:t>Die Formulierung passt, deshalb würde ich sie so übernehmen</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commentEx w15:paraId="5CCD3DD5" w15:done="0"/>
  <w15:commentEx w15:paraId="4088A564" w15:done="0"/>
  <w15:commentEx w15:paraId="26970D2A" w15:done="0"/>
  <w15:commentEx w15:paraId="209B1741" w15:paraIdParent="26970D2A"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ex:commentExtensible w16cex:durableId="2B0BE9C8" w16cex:dateUtc="2024-12-17T11:15: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id:commentId w16cid:paraId="5CCD3DD5" w16cid:durableId="2B0BE9C8"/>
  <w16cid:commentId w16cid:paraId="4088A564" w16cid:durableId="2B0A90C0"/>
  <w16cid:commentId w16cid:paraId="26970D2A" w16cid:durableId="2B0A90C1"/>
  <w16cid:commentId w16cid:paraId="209B1741" w16cid:durableId="2B0A90C2"/>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D301548" w14:textId="77777777" w:rsidR="007E0898" w:rsidRDefault="007E0898">
      <w:r>
        <w:separator/>
      </w:r>
    </w:p>
  </w:endnote>
  <w:endnote w:type="continuationSeparator" w:id="0">
    <w:p w14:paraId="383A3375" w14:textId="77777777" w:rsidR="007E0898" w:rsidRDefault="007E0898">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Unicode MS">
    <w:panose1 w:val="020B0604020202020204"/>
    <w:charset w:characterSet="iso-8859-1"/>
    <w:family w:val="auto"/>
    <w:pitch w:val="variable"/>
  </w:font>
  <w:font w:name="Arial">
    <w:panose1 w:val="020B0604020202020204"/>
    <w:charset w:characterSet="iso-8859-1"/>
    <w:family w:val="swiss"/>
    <w:pitch w:val="variable"/>
    <w:sig w:usb0="E0002EFF" w:usb1="C000785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Segoe UI">
    <w:panose1 w:val="020B0502040204020203"/>
    <w:charset w:characterSet="iso-8859-1"/>
    <w:family w:val="swiss"/>
    <w:pitch w:val="variable"/>
    <w:sig w:usb0="E4002EFF" w:usb1="C000E47F" w:usb2="00000009" w:usb3="00000000" w:csb0="000001FF" w:csb1="00000000"/>
  </w:font>
  <w:font w:name="PT Sans">
    <w:altName w:val="PT Sans"/>
    <w:charset w:characterSet="iso-8859-1"/>
    <w:family w:val="swiss"/>
    <w:pitch w:val="variable"/>
    <w:sig w:usb0="A00002EF" w:usb1="5000204B" w:usb2="00000000" w:usb3="00000000" w:csb0="00000097"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6ACD2A" w14:textId="0B3B574F" w:rsidR="001E6297" w:rsidRDefault="00013414" w:rsidP="00013414">
    <w:pPr>
      <w:pStyle w:val="Fuzeile"/>
    </w:pPr>
    <w:r>
      <w:t>Leistungsbeschreibung</w:t>
    </w:r>
    <w:r>
      <w:tab/>
    </w:r>
    <w:r w:rsidR="00DF6A07">
      <w:fldChar w:fldCharType="begin"/>
    </w:r>
    <w:r w:rsidR="00DF6A07">
      <w:instrText xml:space="preserve"> PAGE </w:instrText>
    </w:r>
    <w:r w:rsidR="00DF6A07">
      <w:fldChar w:fldCharType="separate"/>
    </w:r>
    <w:r w:rsidR="005C2A37">
      <w:rPr>
        <w:noProof/>
      </w:rPr>
      <w:t>1</w:t>
    </w:r>
    <w:r w:rsidR="00DF6A07">
      <w:fldChar w:fldCharType="end"/>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07E4089" w14:textId="77777777" w:rsidR="007E0898" w:rsidRDefault="007E0898">
      <w:r>
        <w:rPr>
          <w:color w:val="000000"/>
        </w:rPr>
        <w:separator/>
      </w:r>
    </w:p>
  </w:footnote>
  <w:footnote w:type="continuationSeparator" w:id="0">
    <w:p w14:paraId="353E1612" w14:textId="77777777" w:rsidR="007E0898" w:rsidRDefault="007E0898">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BA2D319" w14:textId="77777777" w:rsidR="001E6297" w:rsidRDefault="003C218D">
    <w:pPr>
      <w:pStyle w:val="Kopfzeile"/>
    </w:pPr>
    <w:r>
      <w:t>R-Schulung für FVA Mitarbeitende</w:t>
    </w:r>
    <w:r>
      <w:tab/>
    </w:r>
    <w:r w:rsidR="00DF6A07">
      <w:tab/>
    </w:r>
    <w:r w:rsidR="000D1BE0">
      <w:t>1</w:t>
    </w:r>
    <w:r>
      <w:t>3</w:t>
    </w:r>
    <w:r w:rsidR="000D1BE0">
      <w:t>.12</w:t>
    </w:r>
    <w:r w:rsidR="00DF6A07">
      <w:t>.2024</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5DF78F1"/>
    <w:multiLevelType w:val="hybridMultilevel"/>
    <w:tmpl w:val="F1562338"/>
    <w:lvl w:ilvl="0" w:tplc="0407000F">
      <w:start w:val="1"/>
      <w:numFmt w:val="decimal"/>
      <w:lvlText w:val="%1."/>
      <w:lvlJc w:val="start"/>
      <w:pPr>
        <w:ind w:start="36pt" w:hanging="18pt"/>
      </w:pPr>
    </w:lvl>
    <w:lvl w:ilvl="1" w:tplc="04070001">
      <w:start w:val="1"/>
      <w:numFmt w:val="bullet"/>
      <w:lvlText w:val=""/>
      <w:lvlJc w:val="start"/>
      <w:pPr>
        <w:ind w:start="72pt" w:hanging="18pt"/>
      </w:pPr>
      <w:rPr>
        <w:rFonts w:ascii="Symbol" w:hAnsi="Symbol" w:hint="default"/>
      </w:rPr>
    </w:lvl>
    <w:lvl w:ilvl="2" w:tplc="0407001B" w:tentative="1">
      <w:start w:val="1"/>
      <w:numFmt w:val="lowerRoman"/>
      <w:lvlText w:val="%3."/>
      <w:lvlJc w:val="end"/>
      <w:pPr>
        <w:ind w:start="108pt" w:hanging="9pt"/>
      </w:pPr>
    </w:lvl>
    <w:lvl w:ilvl="3" w:tplc="0407000F" w:tentative="1">
      <w:start w:val="1"/>
      <w:numFmt w:val="decimal"/>
      <w:lvlText w:val="%4."/>
      <w:lvlJc w:val="start"/>
      <w:pPr>
        <w:ind w:start="144pt" w:hanging="18pt"/>
      </w:pPr>
    </w:lvl>
    <w:lvl w:ilvl="4" w:tplc="04070019" w:tentative="1">
      <w:start w:val="1"/>
      <w:numFmt w:val="lowerLetter"/>
      <w:lvlText w:val="%5."/>
      <w:lvlJc w:val="start"/>
      <w:pPr>
        <w:ind w:start="180pt" w:hanging="18pt"/>
      </w:pPr>
    </w:lvl>
    <w:lvl w:ilvl="5" w:tplc="0407001B" w:tentative="1">
      <w:start w:val="1"/>
      <w:numFmt w:val="lowerRoman"/>
      <w:lvlText w:val="%6."/>
      <w:lvlJc w:val="end"/>
      <w:pPr>
        <w:ind w:start="216pt" w:hanging="9pt"/>
      </w:pPr>
    </w:lvl>
    <w:lvl w:ilvl="6" w:tplc="0407000F" w:tentative="1">
      <w:start w:val="1"/>
      <w:numFmt w:val="decimal"/>
      <w:lvlText w:val="%7."/>
      <w:lvlJc w:val="start"/>
      <w:pPr>
        <w:ind w:start="252pt" w:hanging="18pt"/>
      </w:pPr>
    </w:lvl>
    <w:lvl w:ilvl="7" w:tplc="04070019" w:tentative="1">
      <w:start w:val="1"/>
      <w:numFmt w:val="lowerLetter"/>
      <w:lvlText w:val="%8."/>
      <w:lvlJc w:val="start"/>
      <w:pPr>
        <w:ind w:start="288pt" w:hanging="18pt"/>
      </w:pPr>
    </w:lvl>
    <w:lvl w:ilvl="8" w:tplc="0407001B" w:tentative="1">
      <w:start w:val="1"/>
      <w:numFmt w:val="lowerRoman"/>
      <w:lvlText w:val="%9."/>
      <w:lvlJc w:val="end"/>
      <w:pPr>
        <w:ind w:start="324pt" w:hanging="9pt"/>
      </w:pPr>
    </w:lvl>
  </w:abstractNum>
  <w:abstractNum w:abstractNumId="1" w15:restartNumberingAfterBreak="0">
    <w:nsid w:val="28835F87"/>
    <w:multiLevelType w:val="hybridMultilevel"/>
    <w:tmpl w:val="F1DAE3A8"/>
    <w:lvl w:ilvl="0" w:tplc="04070001">
      <w:start w:val="1"/>
      <w:numFmt w:val="bullet"/>
      <w:lvlText w:val=""/>
      <w:lvlJc w:val="start"/>
      <w:pPr>
        <w:ind w:start="36pt" w:hanging="18pt"/>
      </w:pPr>
      <w:rPr>
        <w:rFonts w:ascii="Symbol" w:hAnsi="Symbol" w:hint="default"/>
      </w:rPr>
    </w:lvl>
    <w:lvl w:ilvl="1" w:tplc="04070003" w:tentative="1">
      <w:start w:val="1"/>
      <w:numFmt w:val="bullet"/>
      <w:lvlText w:val="o"/>
      <w:lvlJc w:val="start"/>
      <w:pPr>
        <w:ind w:start="72pt" w:hanging="18pt"/>
      </w:pPr>
      <w:rPr>
        <w:rFonts w:ascii="Courier New" w:hAnsi="Courier New" w:cs="Courier New" w:hint="default"/>
      </w:rPr>
    </w:lvl>
    <w:lvl w:ilvl="2" w:tplc="04070005" w:tentative="1">
      <w:start w:val="1"/>
      <w:numFmt w:val="bullet"/>
      <w:lvlText w:val=""/>
      <w:lvlJc w:val="start"/>
      <w:pPr>
        <w:ind w:start="108pt" w:hanging="18pt"/>
      </w:pPr>
      <w:rPr>
        <w:rFonts w:ascii="Wingdings" w:hAnsi="Wingdings" w:hint="default"/>
      </w:rPr>
    </w:lvl>
    <w:lvl w:ilvl="3" w:tplc="04070001" w:tentative="1">
      <w:start w:val="1"/>
      <w:numFmt w:val="bullet"/>
      <w:lvlText w:val=""/>
      <w:lvlJc w:val="start"/>
      <w:pPr>
        <w:ind w:start="144pt" w:hanging="18pt"/>
      </w:pPr>
      <w:rPr>
        <w:rFonts w:ascii="Symbol" w:hAnsi="Symbol" w:hint="default"/>
      </w:rPr>
    </w:lvl>
    <w:lvl w:ilvl="4" w:tplc="04070003" w:tentative="1">
      <w:start w:val="1"/>
      <w:numFmt w:val="bullet"/>
      <w:lvlText w:val="o"/>
      <w:lvlJc w:val="start"/>
      <w:pPr>
        <w:ind w:start="180pt" w:hanging="18pt"/>
      </w:pPr>
      <w:rPr>
        <w:rFonts w:ascii="Courier New" w:hAnsi="Courier New" w:cs="Courier New" w:hint="default"/>
      </w:rPr>
    </w:lvl>
    <w:lvl w:ilvl="5" w:tplc="04070005" w:tentative="1">
      <w:start w:val="1"/>
      <w:numFmt w:val="bullet"/>
      <w:lvlText w:val=""/>
      <w:lvlJc w:val="start"/>
      <w:pPr>
        <w:ind w:start="216pt" w:hanging="18pt"/>
      </w:pPr>
      <w:rPr>
        <w:rFonts w:ascii="Wingdings" w:hAnsi="Wingdings" w:hint="default"/>
      </w:rPr>
    </w:lvl>
    <w:lvl w:ilvl="6" w:tplc="04070001" w:tentative="1">
      <w:start w:val="1"/>
      <w:numFmt w:val="bullet"/>
      <w:lvlText w:val=""/>
      <w:lvlJc w:val="start"/>
      <w:pPr>
        <w:ind w:start="252pt" w:hanging="18pt"/>
      </w:pPr>
      <w:rPr>
        <w:rFonts w:ascii="Symbol" w:hAnsi="Symbol" w:hint="default"/>
      </w:rPr>
    </w:lvl>
    <w:lvl w:ilvl="7" w:tplc="04070003" w:tentative="1">
      <w:start w:val="1"/>
      <w:numFmt w:val="bullet"/>
      <w:lvlText w:val="o"/>
      <w:lvlJc w:val="start"/>
      <w:pPr>
        <w:ind w:start="288pt" w:hanging="18pt"/>
      </w:pPr>
      <w:rPr>
        <w:rFonts w:ascii="Courier New" w:hAnsi="Courier New" w:cs="Courier New" w:hint="default"/>
      </w:rPr>
    </w:lvl>
    <w:lvl w:ilvl="8" w:tplc="04070005" w:tentative="1">
      <w:start w:val="1"/>
      <w:numFmt w:val="bullet"/>
      <w:lvlText w:val=""/>
      <w:lvlJc w:val="start"/>
      <w:pPr>
        <w:ind w:start="324pt" w:hanging="18pt"/>
      </w:pPr>
      <w:rPr>
        <w:rFonts w:ascii="Wingdings" w:hAnsi="Wingdings" w:hint="default"/>
      </w:rPr>
    </w:lvl>
  </w:abstractNum>
  <w:abstractNum w:abstractNumId="2" w15:restartNumberingAfterBreak="0">
    <w:nsid w:val="3F6254D6"/>
    <w:multiLevelType w:val="hybridMultilevel"/>
    <w:tmpl w:val="DBE44858"/>
    <w:lvl w:ilvl="0" w:tplc="0407000F">
      <w:start w:val="1"/>
      <w:numFmt w:val="decimal"/>
      <w:lvlText w:val="%1."/>
      <w:lvlJc w:val="start"/>
      <w:pPr>
        <w:ind w:start="36pt" w:hanging="18pt"/>
      </w:pPr>
    </w:lvl>
    <w:lvl w:ilvl="1" w:tplc="04070019">
      <w:start w:val="1"/>
      <w:numFmt w:val="lowerLetter"/>
      <w:lvlText w:val="%2."/>
      <w:lvlJc w:val="start"/>
      <w:pPr>
        <w:ind w:start="72pt" w:hanging="18pt"/>
      </w:pPr>
    </w:lvl>
    <w:lvl w:ilvl="2" w:tplc="0407001B" w:tentative="1">
      <w:start w:val="1"/>
      <w:numFmt w:val="lowerRoman"/>
      <w:lvlText w:val="%3."/>
      <w:lvlJc w:val="end"/>
      <w:pPr>
        <w:ind w:start="108pt" w:hanging="9pt"/>
      </w:pPr>
    </w:lvl>
    <w:lvl w:ilvl="3" w:tplc="0407000F" w:tentative="1">
      <w:start w:val="1"/>
      <w:numFmt w:val="decimal"/>
      <w:lvlText w:val="%4."/>
      <w:lvlJc w:val="start"/>
      <w:pPr>
        <w:ind w:start="144pt" w:hanging="18pt"/>
      </w:pPr>
    </w:lvl>
    <w:lvl w:ilvl="4" w:tplc="04070019" w:tentative="1">
      <w:start w:val="1"/>
      <w:numFmt w:val="lowerLetter"/>
      <w:lvlText w:val="%5."/>
      <w:lvlJc w:val="start"/>
      <w:pPr>
        <w:ind w:start="180pt" w:hanging="18pt"/>
      </w:pPr>
    </w:lvl>
    <w:lvl w:ilvl="5" w:tplc="0407001B" w:tentative="1">
      <w:start w:val="1"/>
      <w:numFmt w:val="lowerRoman"/>
      <w:lvlText w:val="%6."/>
      <w:lvlJc w:val="end"/>
      <w:pPr>
        <w:ind w:start="216pt" w:hanging="9pt"/>
      </w:pPr>
    </w:lvl>
    <w:lvl w:ilvl="6" w:tplc="0407000F" w:tentative="1">
      <w:start w:val="1"/>
      <w:numFmt w:val="decimal"/>
      <w:lvlText w:val="%7."/>
      <w:lvlJc w:val="start"/>
      <w:pPr>
        <w:ind w:start="252pt" w:hanging="18pt"/>
      </w:pPr>
    </w:lvl>
    <w:lvl w:ilvl="7" w:tplc="04070019" w:tentative="1">
      <w:start w:val="1"/>
      <w:numFmt w:val="lowerLetter"/>
      <w:lvlText w:val="%8."/>
      <w:lvlJc w:val="start"/>
      <w:pPr>
        <w:ind w:start="288pt" w:hanging="18pt"/>
      </w:pPr>
    </w:lvl>
    <w:lvl w:ilvl="8" w:tplc="0407001B" w:tentative="1">
      <w:start w:val="1"/>
      <w:numFmt w:val="lowerRoman"/>
      <w:lvlText w:val="%9."/>
      <w:lvlJc w:val="end"/>
      <w:pPr>
        <w:ind w:start="324pt" w:hanging="9pt"/>
      </w:pPr>
    </w:lvl>
  </w:abstractNum>
  <w:num w:numId="1">
    <w:abstractNumId w:val="1"/>
  </w:num>
  <w:num w:numId="2">
    <w:abstractNumId w:val="2"/>
  </w:num>
  <w:num w:numId="3">
    <w:abstractNumId w:val="0"/>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person w15:author="Florian">
    <w15:presenceInfo w15:providerId="Windows Live" w15:userId="2980515a59f8f829"/>
  </w15:person>
  <w15:person w15:author="Stelzer, Anne-Sophie (FORST)">
    <w15:presenceInfo w15:providerId="AD" w15:userId="S-1-5-21-842925246-1229272821-725345543-202012"/>
  </w15:person>
  <w15:person w15:author="Adler, Petra Dr. (FORST)">
    <w15:presenceInfo w15:providerId="AD" w15:userId="S-1-5-21-842925246-1229272821-725345543-193666"/>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de-DE" w:vendorID="64" w:dllVersion="4096" w:nlCheck="1" w:checkStyle="0"/>
  <w:trackRevisions/>
  <w:defaultTabStop w:val="35.45pt"/>
  <w:autoHyphenation/>
  <w:hyphenationZone w:val="21.25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944"/>
    <w:rsid w:val="00013414"/>
    <w:rsid w:val="00022BC4"/>
    <w:rsid w:val="000274FD"/>
    <w:rsid w:val="000457ED"/>
    <w:rsid w:val="000A7FAA"/>
    <w:rsid w:val="000D1BE0"/>
    <w:rsid w:val="00114850"/>
    <w:rsid w:val="00163FC5"/>
    <w:rsid w:val="001B12D1"/>
    <w:rsid w:val="003956B2"/>
    <w:rsid w:val="003C218D"/>
    <w:rsid w:val="00452F15"/>
    <w:rsid w:val="004D0B76"/>
    <w:rsid w:val="00563879"/>
    <w:rsid w:val="00574211"/>
    <w:rsid w:val="005C2A37"/>
    <w:rsid w:val="00623E75"/>
    <w:rsid w:val="007C6A1A"/>
    <w:rsid w:val="007E0898"/>
    <w:rsid w:val="00847467"/>
    <w:rsid w:val="008751AF"/>
    <w:rsid w:val="008A5957"/>
    <w:rsid w:val="00983F98"/>
    <w:rsid w:val="00A027BE"/>
    <w:rsid w:val="00A94F31"/>
    <w:rsid w:val="00C161E7"/>
    <w:rsid w:val="00C63A98"/>
    <w:rsid w:val="00C903CA"/>
    <w:rsid w:val="00CA5C46"/>
    <w:rsid w:val="00D06719"/>
    <w:rsid w:val="00D87CE0"/>
    <w:rsid w:val="00DF4159"/>
    <w:rsid w:val="00DF6A07"/>
    <w:rsid w:val="00E5175C"/>
    <w:rsid w:val="00ED7786"/>
    <w:rsid w:val="00F520AE"/>
    <w:rsid w:val="00F54944"/>
    <w:rsid w:val="00F728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2853F96"/>
  <w15:docId w15:val="{B4F89BB6-35F3-4590-8267-EAEA53A11D8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Arial Unicode MS"/>
        <w:kern w:val="3"/>
        <w:sz w:val="24"/>
        <w:szCs w:val="24"/>
        <w:lang w:val="de-DE"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12pt" w:after="6pt"/>
    </w:pPr>
    <w:rPr>
      <w:rFonts w:ascii="Arial" w:hAnsi="Arial"/>
      <w:sz w:val="28"/>
      <w:szCs w:val="28"/>
    </w:rPr>
  </w:style>
  <w:style w:type="paragraph" w:customStyle="1" w:styleId="Textbody">
    <w:name w:val="Text body"/>
    <w:basedOn w:val="Standard"/>
    <w:pPr>
      <w:spacing w:after="6pt"/>
    </w:pPr>
  </w:style>
  <w:style w:type="paragraph" w:styleId="Liste">
    <w:name w:val="List"/>
    <w:basedOn w:val="Textbody"/>
  </w:style>
  <w:style w:type="paragraph" w:styleId="Beschriftung">
    <w:name w:val="caption"/>
    <w:basedOn w:val="Standard"/>
    <w:pPr>
      <w:suppressLineNumbers/>
      <w:spacing w:before="6pt" w:after="6pt"/>
    </w:pPr>
    <w:rPr>
      <w:i/>
      <w:iCs/>
    </w:rPr>
  </w:style>
  <w:style w:type="paragraph" w:customStyle="1" w:styleId="Index">
    <w:name w:val="Index"/>
    <w:basedOn w:val="Standard"/>
    <w:pPr>
      <w:suppressLineNumbers/>
    </w:pPr>
  </w:style>
  <w:style w:type="paragraph" w:styleId="Kopfzeile">
    <w:name w:val="header"/>
    <w:basedOn w:val="Standard"/>
    <w:pPr>
      <w:suppressLineNumbers/>
      <w:tabs>
        <w:tab w:val="center" w:pos="240.95pt"/>
        <w:tab w:val="end" w:pos="481.90pt"/>
      </w:tabs>
    </w:pPr>
  </w:style>
  <w:style w:type="paragraph" w:styleId="Fuzeile">
    <w:name w:val="footer"/>
    <w:basedOn w:val="Standard"/>
    <w:pPr>
      <w:suppressLineNumbers/>
      <w:tabs>
        <w:tab w:val="center" w:pos="240.95pt"/>
        <w:tab w:val="end" w:pos="481.90pt"/>
      </w:tabs>
    </w:pPr>
  </w:style>
  <w:style w:type="paragraph" w:customStyle="1" w:styleId="Footnote">
    <w:name w:val="Footnote"/>
    <w:basedOn w:val="Standard"/>
    <w:pPr>
      <w:suppressLineNumbers/>
      <w:ind w:start="14.15pt" w:hanging="14.15pt"/>
    </w:pPr>
    <w:rP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NumberingSymbols">
    <w:name w:val="Numbering Symbols"/>
  </w:style>
  <w:style w:type="paragraph" w:styleId="Listenabsatz">
    <w:name w:val="List Paragraph"/>
    <w:basedOn w:val="Standard"/>
    <w:uiPriority w:val="34"/>
    <w:qFormat/>
    <w:rsid w:val="003C218D"/>
    <w:pPr>
      <w:ind w:start="36pt"/>
      <w:contextualSpacing/>
    </w:pPr>
    <w:rPr>
      <w:rFonts w:cs="Mangal"/>
      <w:szCs w:val="21"/>
    </w:rPr>
  </w:style>
  <w:style w:type="paragraph" w:styleId="Sprechblasentext">
    <w:name w:val="Balloon Text"/>
    <w:basedOn w:val="Standard"/>
    <w:link w:val="SprechblasentextZchn"/>
    <w:uiPriority w:val="99"/>
    <w:semiHidden/>
    <w:unhideWhenUsed/>
    <w:rsid w:val="00163FC5"/>
    <w:rPr>
      <w:rFonts w:ascii="Segoe UI" w:hAnsi="Segoe UI" w:cs="Mangal"/>
      <w:sz w:val="18"/>
      <w:szCs w:val="16"/>
    </w:rPr>
  </w:style>
  <w:style w:type="character" w:customStyle="1" w:styleId="SprechblasentextZchn">
    <w:name w:val="Sprechblasentext Zchn"/>
    <w:basedOn w:val="Absatz-Standardschriftart"/>
    <w:link w:val="Sprechblasentext"/>
    <w:uiPriority w:val="99"/>
    <w:semiHidden/>
    <w:rsid w:val="00163FC5"/>
    <w:rPr>
      <w:rFonts w:ascii="Segoe UI" w:hAnsi="Segoe UI" w:cs="Mangal"/>
      <w:sz w:val="18"/>
      <w:szCs w:val="16"/>
    </w:rPr>
  </w:style>
  <w:style w:type="character" w:styleId="Kommentarzeichen">
    <w:name w:val="annotation reference"/>
    <w:basedOn w:val="Absatz-Standardschriftart"/>
    <w:uiPriority w:val="99"/>
    <w:semiHidden/>
    <w:unhideWhenUsed/>
    <w:rsid w:val="00A027BE"/>
    <w:rPr>
      <w:sz w:val="16"/>
      <w:szCs w:val="16"/>
    </w:rPr>
  </w:style>
  <w:style w:type="paragraph" w:styleId="Kommentartext">
    <w:name w:val="annotation text"/>
    <w:basedOn w:val="Standard"/>
    <w:link w:val="KommentartextZchn"/>
    <w:uiPriority w:val="99"/>
    <w:semiHidden/>
    <w:unhideWhenUsed/>
    <w:rsid w:val="00A027BE"/>
    <w:rPr>
      <w:rFonts w:cs="Mangal"/>
      <w:sz w:val="20"/>
      <w:szCs w:val="18"/>
    </w:rPr>
  </w:style>
  <w:style w:type="character" w:customStyle="1" w:styleId="KommentartextZchn">
    <w:name w:val="Kommentartext Zchn"/>
    <w:basedOn w:val="Absatz-Standardschriftart"/>
    <w:link w:val="Kommentartext"/>
    <w:uiPriority w:val="99"/>
    <w:semiHidden/>
    <w:rsid w:val="00A027BE"/>
    <w:rPr>
      <w:rFonts w:cs="Mangal"/>
      <w:sz w:val="20"/>
      <w:szCs w:val="18"/>
    </w:rPr>
  </w:style>
  <w:style w:type="paragraph" w:styleId="Kommentarthema">
    <w:name w:val="annotation subject"/>
    <w:basedOn w:val="Kommentartext"/>
    <w:next w:val="Kommentartext"/>
    <w:link w:val="KommentarthemaZchn"/>
    <w:uiPriority w:val="99"/>
    <w:semiHidden/>
    <w:unhideWhenUsed/>
    <w:rsid w:val="00A027BE"/>
    <w:rPr>
      <w:b/>
      <w:bCs/>
    </w:rPr>
  </w:style>
  <w:style w:type="character" w:customStyle="1" w:styleId="KommentarthemaZchn">
    <w:name w:val="Kommentarthema Zchn"/>
    <w:basedOn w:val="KommentartextZchn"/>
    <w:link w:val="Kommentarthema"/>
    <w:uiPriority w:val="99"/>
    <w:semiHidden/>
    <w:rsid w:val="00A027BE"/>
    <w:rPr>
      <w:rFonts w:cs="Mangal"/>
      <w:b/>
      <w:bCs/>
      <w:sz w:val="20"/>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395889">
      <w:bodyDiv w:val="1"/>
      <w:marLeft w:val="0pt"/>
      <w:marRight w:val="0pt"/>
      <w:marTop w:val="0pt"/>
      <w:marBottom w:val="0pt"/>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purl.oclc.org/ooxml/officeDocument/relationships/fontTable" Target="fontTable.xml"/><Relationship Id="rId3" Type="http://purl.oclc.org/ooxml/officeDocument/relationships/settings" Target="settings.xml"/><Relationship Id="rId7" Type="http://purl.oclc.org/ooxml/officeDocument/relationships/comments" Target="comments.xml"/><Relationship Id="rId12" Type="http://purl.oclc.org/ooxml/officeDocument/relationships/footer" Target="footer1.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11" Type="http://purl.oclc.org/ooxml/officeDocument/relationships/header" Target="header1.xml"/><Relationship Id="rId5" Type="http://purl.oclc.org/ooxml/officeDocument/relationships/footnotes" Target="footnotes.xml"/><Relationship Id="rId15" Type="http://purl.oclc.org/ooxml/officeDocument/relationships/theme" Target="theme/theme1.xml"/><Relationship Id="rId10" Type="http://schemas.microsoft.com/office/2018/08/relationships/commentsExtensible" Target="commentsExtensible.xml"/><Relationship Id="rId4" Type="http://purl.oclc.org/ooxml/officeDocument/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purl.oclc.org/ooxml/drawingml/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Template>
  <TotalTime>0</TotalTime>
  <Pages>1</Pages>
  <Words>401</Words>
  <Characters>2532</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LGL</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Gerald Kändler</dc:creator>
  <cp:lastModifiedBy>Florian</cp:lastModifiedBy>
  <cp:revision>9</cp:revision>
  <cp:lastPrinted>2024-12-13T09:13:00Z</cp:lastPrinted>
  <dcterms:created xsi:type="dcterms:W3CDTF">2024-12-13T14:23:00Z</dcterms:created>
  <dcterms:modified xsi:type="dcterms:W3CDTF">2024-12-17T11:33:00Z</dcterms:modified>
</cp:coreProperties>
</file>